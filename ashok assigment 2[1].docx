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7DB6" w14:textId="4E1FC53A" w:rsidR="00AE23CB" w:rsidRPr="00DA37CA" w:rsidRDefault="00AE23CB" w:rsidP="00AE23CB">
      <w:pPr>
        <w:ind w:right="1371"/>
        <w:jc w:val="both"/>
        <w:rPr>
          <w:rFonts w:ascii="Roboto" w:hAnsi="Roboto"/>
          <w:b/>
          <w:bCs/>
          <w:color w:val="000000"/>
          <w:sz w:val="32"/>
          <w:szCs w:val="32"/>
          <w:u w:val="single"/>
        </w:rPr>
      </w:pP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23</w:t>
      </w:r>
      <w:r w:rsidRPr="00DA37CA">
        <w:rPr>
          <w:rFonts w:ascii="Roboto" w:hAnsi="Roboto"/>
          <w:b/>
          <w:bCs/>
          <w:color w:val="000000"/>
          <w:sz w:val="32"/>
          <w:szCs w:val="32"/>
          <w:u w:val="single"/>
        </w:rPr>
        <w:t>/02/2024</w:t>
      </w:r>
    </w:p>
    <w:p w14:paraId="260C90E7" w14:textId="77777777" w:rsidR="00AE23CB" w:rsidRPr="00DA37CA" w:rsidRDefault="00AE23CB" w:rsidP="00AE23CB">
      <w:pPr>
        <w:ind w:left="720" w:right="1371" w:hanging="720"/>
        <w:jc w:val="both"/>
        <w:rPr>
          <w:rFonts w:ascii="Roboto" w:hAnsi="Roboto"/>
          <w:b/>
          <w:bCs/>
          <w:color w:val="000000"/>
          <w:sz w:val="32"/>
          <w:szCs w:val="32"/>
          <w:u w:val="single"/>
        </w:rPr>
      </w:pPr>
      <w:r w:rsidRPr="00DA37CA">
        <w:rPr>
          <w:rFonts w:ascii="Roboto" w:hAnsi="Roboto"/>
          <w:b/>
          <w:bCs/>
          <w:color w:val="000000"/>
          <w:sz w:val="32"/>
          <w:szCs w:val="32"/>
          <w:u w:val="single"/>
        </w:rPr>
        <w:t>Friday</w:t>
      </w:r>
    </w:p>
    <w:p w14:paraId="4B1FA2F8" w14:textId="31BD43D4" w:rsidR="00AE23CB" w:rsidRPr="00DA37CA" w:rsidRDefault="00AE23CB" w:rsidP="00AE23CB">
      <w:pPr>
        <w:pStyle w:val="ListParagraph"/>
        <w:ind w:left="6804" w:right="1088" w:hanging="708"/>
        <w:jc w:val="both"/>
        <w:rPr>
          <w:b/>
          <w:bCs/>
          <w:sz w:val="20"/>
          <w:szCs w:val="20"/>
        </w:rPr>
      </w:pPr>
      <w:r w:rsidRPr="00DA37CA">
        <w:rPr>
          <w:b/>
          <w:bCs/>
          <w:sz w:val="20"/>
          <w:szCs w:val="20"/>
        </w:rPr>
        <w:t xml:space="preserve">   </w:t>
      </w:r>
      <w:r w:rsidR="00E977FF">
        <w:rPr>
          <w:b/>
          <w:bCs/>
          <w:sz w:val="20"/>
          <w:szCs w:val="20"/>
        </w:rPr>
        <w:t>Mandadi Ashok</w:t>
      </w:r>
    </w:p>
    <w:p w14:paraId="17BBCEA6" w14:textId="77777777" w:rsidR="00AE23CB" w:rsidRPr="00DA37CA" w:rsidRDefault="00AE23CB" w:rsidP="00AE23CB">
      <w:pPr>
        <w:pStyle w:val="ListParagraph"/>
        <w:ind w:left="6469" w:right="1088" w:hanging="232"/>
        <w:jc w:val="both"/>
        <w:rPr>
          <w:b/>
          <w:bCs/>
          <w:sz w:val="20"/>
          <w:szCs w:val="20"/>
        </w:rPr>
      </w:pPr>
      <w:proofErr w:type="gramStart"/>
      <w:r w:rsidRPr="00DA37CA">
        <w:rPr>
          <w:b/>
          <w:bCs/>
          <w:sz w:val="20"/>
          <w:szCs w:val="20"/>
        </w:rPr>
        <w:t>B.tech</w:t>
      </w:r>
      <w:proofErr w:type="gramEnd"/>
      <w:r w:rsidRPr="00DA37CA">
        <w:rPr>
          <w:b/>
          <w:bCs/>
          <w:sz w:val="20"/>
          <w:szCs w:val="20"/>
        </w:rPr>
        <w:t xml:space="preserve"> iv year, IT </w:t>
      </w:r>
    </w:p>
    <w:p w14:paraId="1AF385E2" w14:textId="1FCB6639" w:rsidR="00AE23CB" w:rsidRPr="00DA37CA" w:rsidRDefault="00AE23CB" w:rsidP="00AE23CB">
      <w:pPr>
        <w:pStyle w:val="ListParagraph"/>
        <w:ind w:left="6237" w:right="1088" w:firstLine="11"/>
        <w:jc w:val="both"/>
        <w:rPr>
          <w:b/>
          <w:bCs/>
          <w:sz w:val="20"/>
          <w:szCs w:val="20"/>
        </w:rPr>
      </w:pPr>
      <w:r w:rsidRPr="00DA37CA">
        <w:rPr>
          <w:b/>
          <w:bCs/>
          <w:sz w:val="20"/>
          <w:szCs w:val="20"/>
        </w:rPr>
        <w:t>208X1A12</w:t>
      </w:r>
      <w:r w:rsidR="00E977FF">
        <w:rPr>
          <w:b/>
          <w:bCs/>
          <w:sz w:val="20"/>
          <w:szCs w:val="20"/>
        </w:rPr>
        <w:t>50</w:t>
      </w:r>
    </w:p>
    <w:p w14:paraId="0B63DED6" w14:textId="77777777" w:rsidR="00AE23CB" w:rsidRDefault="00AE23CB" w:rsidP="00AE23CB">
      <w:pPr>
        <w:pStyle w:val="ListParagraph"/>
        <w:ind w:left="6237" w:right="1088"/>
        <w:jc w:val="both"/>
        <w:rPr>
          <w:b/>
          <w:bCs/>
          <w:sz w:val="20"/>
          <w:szCs w:val="20"/>
        </w:rPr>
      </w:pPr>
      <w:r w:rsidRPr="00DA37CA">
        <w:rPr>
          <w:b/>
          <w:bCs/>
          <w:sz w:val="20"/>
          <w:szCs w:val="20"/>
        </w:rPr>
        <w:t>KALLAM HARANADHAREDDY INSTITUTE OF TECH.</w:t>
      </w:r>
    </w:p>
    <w:p w14:paraId="5B99F059" w14:textId="77777777" w:rsidR="00AE23CB" w:rsidRPr="00DA37CA" w:rsidRDefault="00AE23CB" w:rsidP="0019736D">
      <w:pPr>
        <w:pStyle w:val="ListParagraph"/>
        <w:ind w:left="6237" w:right="1088"/>
        <w:rPr>
          <w:b/>
          <w:bCs/>
          <w:sz w:val="20"/>
          <w:szCs w:val="20"/>
        </w:rPr>
      </w:pPr>
    </w:p>
    <w:p w14:paraId="50499FB1" w14:textId="219C31DB" w:rsidR="004A0E22" w:rsidRDefault="00353C67" w:rsidP="00353C67">
      <w:pPr>
        <w:jc w:val="center"/>
        <w:rPr>
          <w:b/>
          <w:bCs/>
          <w:sz w:val="36"/>
          <w:szCs w:val="36"/>
          <w:u w:val="single"/>
        </w:rPr>
      </w:pPr>
      <w:r w:rsidRPr="00353C67">
        <w:rPr>
          <w:b/>
          <w:bCs/>
          <w:sz w:val="36"/>
          <w:szCs w:val="36"/>
          <w:u w:val="single"/>
        </w:rPr>
        <w:t>Assignment-SQLMAP</w:t>
      </w:r>
    </w:p>
    <w:p w14:paraId="0121BE0E" w14:textId="78CC6383" w:rsidR="00353C67" w:rsidRDefault="00353C67" w:rsidP="00353C67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Step 1 </w:t>
      </w:r>
      <w:r w:rsidR="00380D51">
        <w:rPr>
          <w:b/>
          <w:bCs/>
          <w:sz w:val="36"/>
          <w:szCs w:val="36"/>
          <w:u w:val="single"/>
        </w:rPr>
        <w:t>(Definition)</w:t>
      </w:r>
    </w:p>
    <w:p w14:paraId="1228714A" w14:textId="560E9D5F" w:rsidR="00353C67" w:rsidRDefault="007C2CA7" w:rsidP="00353C67">
      <w:pPr>
        <w:rPr>
          <w:sz w:val="28"/>
          <w:szCs w:val="28"/>
        </w:rPr>
      </w:pPr>
      <w:r w:rsidRPr="00353C67">
        <w:rPr>
          <w:sz w:val="28"/>
          <w:szCs w:val="28"/>
        </w:rPr>
        <w:t>SQLMap</w:t>
      </w:r>
      <w:r w:rsidR="00353C67" w:rsidRPr="00353C67">
        <w:rPr>
          <w:sz w:val="28"/>
          <w:szCs w:val="28"/>
        </w:rPr>
        <w:t xml:space="preserve"> is a tool used for detecting and exploiting SQL injection vulnerabilities in web applications.</w:t>
      </w:r>
    </w:p>
    <w:p w14:paraId="06273DF4" w14:textId="2E2A5038" w:rsidR="00E15E0B" w:rsidRDefault="00F0231B" w:rsidP="00353C67">
      <w:pPr>
        <w:rPr>
          <w:sz w:val="28"/>
          <w:szCs w:val="28"/>
        </w:rPr>
      </w:pPr>
      <w:r>
        <w:rPr>
          <w:sz w:val="28"/>
          <w:szCs w:val="28"/>
        </w:rPr>
        <w:t>It will used for many attack purposes by an ethical hackers and black hackers.</w:t>
      </w:r>
    </w:p>
    <w:p w14:paraId="19298921" w14:textId="77777777" w:rsidR="00E15E0B" w:rsidRDefault="00E15E0B" w:rsidP="00353C67">
      <w:pPr>
        <w:rPr>
          <w:sz w:val="28"/>
          <w:szCs w:val="28"/>
        </w:rPr>
      </w:pPr>
    </w:p>
    <w:p w14:paraId="33F8E257" w14:textId="46428251" w:rsidR="00353C67" w:rsidRDefault="00353C67" w:rsidP="00353C67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 2 (Install</w:t>
      </w:r>
      <w:r w:rsidR="00380D51">
        <w:rPr>
          <w:b/>
          <w:bCs/>
          <w:sz w:val="36"/>
          <w:szCs w:val="36"/>
          <w:u w:val="single"/>
        </w:rPr>
        <w:t>ation of SQLMAP</w:t>
      </w:r>
      <w:r>
        <w:rPr>
          <w:b/>
          <w:bCs/>
          <w:sz w:val="36"/>
          <w:szCs w:val="36"/>
          <w:u w:val="single"/>
        </w:rPr>
        <w:t>)</w:t>
      </w:r>
    </w:p>
    <w:p w14:paraId="37FFA279" w14:textId="0063FAB4" w:rsidR="00353C67" w:rsidRDefault="00353C67" w:rsidP="00353C67">
      <w:pPr>
        <w:rPr>
          <w:sz w:val="28"/>
          <w:szCs w:val="28"/>
        </w:rPr>
      </w:pPr>
      <w:r w:rsidRPr="00353C67">
        <w:rPr>
          <w:sz w:val="28"/>
          <w:szCs w:val="28"/>
        </w:rPr>
        <w:t xml:space="preserve">Using the </w:t>
      </w:r>
      <w:r w:rsidR="00380D51" w:rsidRPr="00353C67">
        <w:rPr>
          <w:sz w:val="28"/>
          <w:szCs w:val="28"/>
        </w:rPr>
        <w:t>GitHub</w:t>
      </w:r>
      <w:r w:rsidRPr="00353C67">
        <w:rPr>
          <w:sz w:val="28"/>
          <w:szCs w:val="28"/>
        </w:rPr>
        <w:t xml:space="preserve"> repository to clone t</w:t>
      </w:r>
      <w:r w:rsidR="00380D51">
        <w:rPr>
          <w:sz w:val="28"/>
          <w:szCs w:val="28"/>
        </w:rPr>
        <w:t>he SQL</w:t>
      </w:r>
      <w:r w:rsidR="00A66795">
        <w:rPr>
          <w:sz w:val="28"/>
          <w:szCs w:val="28"/>
        </w:rPr>
        <w:t xml:space="preserve">map </w:t>
      </w:r>
      <w:r w:rsidR="00A66795" w:rsidRPr="00353C67">
        <w:rPr>
          <w:sz w:val="28"/>
          <w:szCs w:val="28"/>
        </w:rPr>
        <w:t>in</w:t>
      </w:r>
      <w:r w:rsidRPr="00353C67">
        <w:rPr>
          <w:sz w:val="28"/>
          <w:szCs w:val="28"/>
        </w:rPr>
        <w:t xml:space="preserve"> my local </w:t>
      </w:r>
      <w:r w:rsidR="00F0231B" w:rsidRPr="00353C67">
        <w:rPr>
          <w:sz w:val="28"/>
          <w:szCs w:val="28"/>
        </w:rPr>
        <w:t>system (</w:t>
      </w:r>
      <w:r w:rsidRPr="00353C67">
        <w:rPr>
          <w:sz w:val="28"/>
          <w:szCs w:val="28"/>
        </w:rPr>
        <w:t>kali linux)</w:t>
      </w:r>
    </w:p>
    <w:p w14:paraId="44D2AFBA" w14:textId="0EB7AB86" w:rsidR="00E15E0B" w:rsidRDefault="00F0231B" w:rsidP="00353C67">
      <w:pPr>
        <w:rPr>
          <w:sz w:val="28"/>
          <w:szCs w:val="28"/>
        </w:rPr>
      </w:pPr>
      <w:r>
        <w:rPr>
          <w:sz w:val="28"/>
          <w:szCs w:val="28"/>
        </w:rPr>
        <w:t>After this successfully installed in my local machine kali</w:t>
      </w:r>
      <w:r w:rsidR="009048E2" w:rsidRPr="00B348ED">
        <w:rPr>
          <w:sz w:val="28"/>
          <w:szCs w:val="28"/>
          <w:highlight w:val="yellow"/>
        </w:rPr>
        <w:t>(</w:t>
      </w:r>
      <w:proofErr w:type="spellStart"/>
      <w:proofErr w:type="gramStart"/>
      <w:r w:rsidR="00E977FF">
        <w:rPr>
          <w:sz w:val="28"/>
          <w:szCs w:val="28"/>
          <w:highlight w:val="yellow"/>
        </w:rPr>
        <w:t>ashok.mandadi</w:t>
      </w:r>
      <w:proofErr w:type="gramEnd"/>
      <w:r w:rsidR="00E977FF">
        <w:rPr>
          <w:sz w:val="28"/>
          <w:szCs w:val="28"/>
          <w:highlight w:val="yellow"/>
        </w:rPr>
        <w:t>@kali</w:t>
      </w:r>
      <w:proofErr w:type="spellEnd"/>
      <w:r w:rsidR="009048E2" w:rsidRPr="003C5E09">
        <w:rPr>
          <w:sz w:val="28"/>
          <w:szCs w:val="28"/>
          <w:highlight w:val="yellow"/>
        </w:rPr>
        <w:t>)</w:t>
      </w:r>
    </w:p>
    <w:p w14:paraId="58A507DF" w14:textId="5F36E0D6" w:rsidR="00E15E0B" w:rsidRPr="00C9490A" w:rsidRDefault="00E15E0B" w:rsidP="00C9490A">
      <w:pPr>
        <w:rPr>
          <w:sz w:val="28"/>
          <w:szCs w:val="28"/>
        </w:rPr>
      </w:pPr>
    </w:p>
    <w:p w14:paraId="0FB8196F" w14:textId="6A2CF36D" w:rsidR="00E15E0B" w:rsidRDefault="00E977FF" w:rsidP="00E15E0B">
      <w:pPr>
        <w:jc w:val="center"/>
        <w:rPr>
          <w:b/>
          <w:bCs/>
          <w:sz w:val="36"/>
          <w:szCs w:val="36"/>
          <w:u w:val="single"/>
        </w:rPr>
      </w:pPr>
      <w:del w:id="0" w:author="Ashok Mandadi" w:date="2024-02-27T12:12:00Z">
        <w:r w:rsidDel="00E977FF">
          <w:rPr>
            <w:noProof/>
            <w:sz w:val="28"/>
            <w:szCs w:val="28"/>
          </w:rPr>
          <w:drawing>
            <wp:anchor distT="0" distB="0" distL="114300" distR="114300" simplePos="0" relativeHeight="251671552" behindDoc="0" locked="0" layoutInCell="1" allowOverlap="1" wp14:anchorId="33A53311" wp14:editId="3F4D8230">
              <wp:simplePos x="0" y="0"/>
              <wp:positionH relativeFrom="column">
                <wp:posOffset>-76200</wp:posOffset>
              </wp:positionH>
              <wp:positionV relativeFrom="paragraph">
                <wp:posOffset>523240</wp:posOffset>
              </wp:positionV>
              <wp:extent cx="5731510" cy="2850515"/>
              <wp:effectExtent l="0" t="0" r="2540" b="6985"/>
              <wp:wrapSquare wrapText="bothSides"/>
              <wp:docPr id="92519495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5194957" name="Picture 925194957"/>
                      <pic:cNvPicPr/>
                    </pic:nvPicPr>
                    <pic:blipFill>
                      <a:blip r:embed="rId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50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 w:rsidR="00E15E0B">
        <w:rPr>
          <w:b/>
          <w:bCs/>
          <w:sz w:val="36"/>
          <w:szCs w:val="36"/>
          <w:u w:val="single"/>
        </w:rPr>
        <w:t xml:space="preserve">Step 3 (Installation of DVWA </w:t>
      </w:r>
      <w:r w:rsidR="00C9490A">
        <w:rPr>
          <w:b/>
          <w:bCs/>
          <w:sz w:val="36"/>
          <w:szCs w:val="36"/>
          <w:u w:val="single"/>
        </w:rPr>
        <w:t>&amp; Setup</w:t>
      </w:r>
      <w:r w:rsidR="00E15E0B">
        <w:rPr>
          <w:b/>
          <w:bCs/>
          <w:sz w:val="36"/>
          <w:szCs w:val="36"/>
          <w:u w:val="single"/>
        </w:rPr>
        <w:t>)</w:t>
      </w:r>
    </w:p>
    <w:p w14:paraId="68298B8C" w14:textId="7A8B43DD" w:rsidR="000E0C32" w:rsidRDefault="00E15E0B" w:rsidP="00E15E0B">
      <w:pPr>
        <w:rPr>
          <w:sz w:val="28"/>
          <w:szCs w:val="28"/>
        </w:rPr>
      </w:pPr>
      <w:r w:rsidRPr="00E15E0B">
        <w:rPr>
          <w:sz w:val="28"/>
          <w:szCs w:val="28"/>
        </w:rPr>
        <w:lastRenderedPageBreak/>
        <w:t>Install and set up DVWA</w:t>
      </w:r>
      <w:r w:rsidRPr="00E15E0B">
        <w:t xml:space="preserve"> </w:t>
      </w:r>
      <w:r>
        <w:t>(</w:t>
      </w:r>
      <w:r w:rsidRPr="00E15E0B">
        <w:rPr>
          <w:sz w:val="28"/>
          <w:szCs w:val="28"/>
        </w:rPr>
        <w:t>Damn Vulnerable Web Application</w:t>
      </w:r>
      <w:r>
        <w:rPr>
          <w:sz w:val="28"/>
          <w:szCs w:val="28"/>
        </w:rPr>
        <w:t>)</w:t>
      </w:r>
      <w:r w:rsidRPr="00E15E0B">
        <w:rPr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 w:rsidRPr="00E15E0B">
        <w:rPr>
          <w:sz w:val="28"/>
          <w:szCs w:val="28"/>
        </w:rPr>
        <w:t xml:space="preserve"> </w:t>
      </w:r>
      <w:r>
        <w:rPr>
          <w:sz w:val="28"/>
          <w:szCs w:val="28"/>
        </w:rPr>
        <w:t>my</w:t>
      </w:r>
      <w:r w:rsidRPr="00E15E0B">
        <w:rPr>
          <w:sz w:val="28"/>
          <w:szCs w:val="28"/>
        </w:rPr>
        <w:t xml:space="preserve"> local machine</w:t>
      </w:r>
      <w:r>
        <w:rPr>
          <w:sz w:val="28"/>
          <w:szCs w:val="28"/>
        </w:rPr>
        <w:t xml:space="preserve"> kali linux</w:t>
      </w:r>
    </w:p>
    <w:p w14:paraId="68A4BB03" w14:textId="77777777" w:rsidR="006E3AFB" w:rsidRDefault="006E3AFB" w:rsidP="00E15E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77CE21" wp14:editId="7D55A02A">
            <wp:extent cx="5731510" cy="2850515"/>
            <wp:effectExtent l="0" t="0" r="2540" b="6985"/>
            <wp:docPr id="289673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3874" name="Picture 289673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274F" w14:textId="0B464AC8" w:rsidR="006E3AFB" w:rsidRDefault="006E3AFB" w:rsidP="00E15E0B">
      <w:pPr>
        <w:rPr>
          <w:sz w:val="28"/>
          <w:szCs w:val="28"/>
        </w:rPr>
      </w:pPr>
      <w:r>
        <w:rPr>
          <w:sz w:val="28"/>
          <w:szCs w:val="28"/>
        </w:rPr>
        <w:t xml:space="preserve">I am using my apache2 server to hosting on local server which </w:t>
      </w:r>
      <w:r w:rsidR="008B7F95">
        <w:rPr>
          <w:sz w:val="28"/>
          <w:szCs w:val="28"/>
        </w:rPr>
        <w:t>I</w:t>
      </w:r>
      <w:r>
        <w:rPr>
          <w:sz w:val="28"/>
          <w:szCs w:val="28"/>
        </w:rPr>
        <w:t>s</w:t>
      </w:r>
      <w:r w:rsidR="008B7F95">
        <w:rPr>
          <w:sz w:val="28"/>
          <w:szCs w:val="28"/>
        </w:rPr>
        <w:t xml:space="preserve"> my</w:t>
      </w:r>
      <w:r>
        <w:rPr>
          <w:sz w:val="28"/>
          <w:szCs w:val="28"/>
        </w:rPr>
        <w:t xml:space="preserve"> </w:t>
      </w:r>
      <w:r w:rsidRPr="008B7F95">
        <w:rPr>
          <w:sz w:val="28"/>
          <w:szCs w:val="28"/>
          <w:highlight w:val="yellow"/>
        </w:rPr>
        <w:t>10.0.2.15</w:t>
      </w:r>
      <w:r>
        <w:rPr>
          <w:sz w:val="28"/>
          <w:szCs w:val="28"/>
        </w:rPr>
        <w:t xml:space="preserve">(local ip address) </w:t>
      </w:r>
    </w:p>
    <w:p w14:paraId="1CCF0E1F" w14:textId="1C6644F5" w:rsidR="006E3AFB" w:rsidRDefault="006E3AFB" w:rsidP="00E15E0B">
      <w:pPr>
        <w:rPr>
          <w:sz w:val="28"/>
          <w:szCs w:val="28"/>
        </w:rPr>
      </w:pPr>
      <w:r>
        <w:rPr>
          <w:sz w:val="28"/>
          <w:szCs w:val="28"/>
        </w:rPr>
        <w:t>Using the fireforx of kali linux machine on url seen in the picture</w:t>
      </w:r>
    </w:p>
    <w:p w14:paraId="2463FA54" w14:textId="12A750B0" w:rsidR="008D7C15" w:rsidRDefault="006E3AFB" w:rsidP="00E15E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6282AB" wp14:editId="60092B0E">
            <wp:extent cx="5731510" cy="2850515"/>
            <wp:effectExtent l="0" t="0" r="2540" b="6985"/>
            <wp:docPr id="659259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9801" name="Picture 659259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6627" w14:textId="77777777" w:rsidR="00E15E0B" w:rsidRPr="00E15E0B" w:rsidRDefault="00E15E0B" w:rsidP="00E15E0B">
      <w:pPr>
        <w:rPr>
          <w:sz w:val="28"/>
          <w:szCs w:val="28"/>
        </w:rPr>
      </w:pPr>
    </w:p>
    <w:p w14:paraId="7A511581" w14:textId="77777777" w:rsidR="00353C67" w:rsidRDefault="00353C67" w:rsidP="00353C67">
      <w:pPr>
        <w:jc w:val="center"/>
        <w:rPr>
          <w:b/>
          <w:bCs/>
          <w:sz w:val="28"/>
          <w:szCs w:val="28"/>
          <w:u w:val="single"/>
        </w:rPr>
      </w:pPr>
    </w:p>
    <w:p w14:paraId="5C9E4BB6" w14:textId="3FCB7FED" w:rsidR="006E3AFB" w:rsidRDefault="006E3A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CF775C5" w14:textId="41F87406" w:rsidR="006E3AFB" w:rsidRDefault="006E3AFB" w:rsidP="00353C67">
      <w:pPr>
        <w:jc w:val="center"/>
        <w:rPr>
          <w:b/>
          <w:bCs/>
          <w:sz w:val="36"/>
          <w:szCs w:val="36"/>
          <w:u w:val="single"/>
        </w:rPr>
      </w:pPr>
      <w:r w:rsidRPr="006E3AFB">
        <w:rPr>
          <w:b/>
          <w:bCs/>
          <w:sz w:val="36"/>
          <w:szCs w:val="36"/>
          <w:u w:val="single"/>
        </w:rPr>
        <w:lastRenderedPageBreak/>
        <w:t>Step -4 (Performing a Basic SQL Injection Attack)</w:t>
      </w:r>
    </w:p>
    <w:p w14:paraId="2F1EB46B" w14:textId="1CE0FB82" w:rsidR="00FB6A3F" w:rsidRDefault="00FB6A3F" w:rsidP="00FB6A3F">
      <w:pPr>
        <w:rPr>
          <w:sz w:val="28"/>
          <w:szCs w:val="28"/>
        </w:rPr>
      </w:pPr>
      <w:r w:rsidRPr="00FB6A3F">
        <w:rPr>
          <w:sz w:val="28"/>
          <w:szCs w:val="28"/>
        </w:rPr>
        <w:t xml:space="preserve">I am performing the sql injection in target website </w:t>
      </w:r>
      <w:r>
        <w:rPr>
          <w:sz w:val="28"/>
          <w:szCs w:val="28"/>
        </w:rPr>
        <w:t>of dvwa.In this picture I got url and copy url to sqlmap tool.</w:t>
      </w:r>
    </w:p>
    <w:p w14:paraId="572664DC" w14:textId="279149BD" w:rsidR="00FB6A3F" w:rsidRDefault="00FB6A3F" w:rsidP="00FB6A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C6AA03" wp14:editId="7E1D7C0B">
            <wp:extent cx="5731510" cy="2850515"/>
            <wp:effectExtent l="0" t="0" r="2540" b="6985"/>
            <wp:docPr id="1582588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88285" name="Picture 1582588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DE56" w14:textId="50644C76" w:rsidR="003B20CD" w:rsidRDefault="003B20CD" w:rsidP="00FB6A3F">
      <w:pPr>
        <w:rPr>
          <w:sz w:val="28"/>
          <w:szCs w:val="28"/>
        </w:rPr>
      </w:pPr>
      <w:r>
        <w:rPr>
          <w:sz w:val="28"/>
          <w:szCs w:val="28"/>
        </w:rPr>
        <w:t>Cookie of my network to perform sql injection on using sql tool</w:t>
      </w:r>
    </w:p>
    <w:p w14:paraId="296E0814" w14:textId="32D62BD3" w:rsidR="003B20CD" w:rsidRDefault="003B20CD" w:rsidP="00FB6A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4D589" wp14:editId="79F72D9E">
            <wp:extent cx="5731510" cy="2850515"/>
            <wp:effectExtent l="0" t="0" r="2540" b="6985"/>
            <wp:docPr id="1082447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7124" name="Picture 10824471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D20" w14:textId="023D050B" w:rsidR="003B20CD" w:rsidRDefault="003B20CD" w:rsidP="003B20CD">
      <w:pPr>
        <w:rPr>
          <w:sz w:val="28"/>
          <w:szCs w:val="28"/>
        </w:rPr>
      </w:pPr>
      <w:r>
        <w:rPr>
          <w:sz w:val="28"/>
          <w:szCs w:val="28"/>
        </w:rPr>
        <w:t>After this we opened Terminal prompt of kalilinux in sqlmap tool</w:t>
      </w:r>
    </w:p>
    <w:p w14:paraId="18FFB1FA" w14:textId="55CC3464" w:rsidR="00EE3A34" w:rsidRDefault="00EE3A34" w:rsidP="003B20CD">
      <w:pPr>
        <w:rPr>
          <w:sz w:val="28"/>
          <w:szCs w:val="28"/>
        </w:rPr>
      </w:pPr>
      <w:r>
        <w:rPr>
          <w:sz w:val="28"/>
          <w:szCs w:val="28"/>
        </w:rPr>
        <w:t xml:space="preserve">I got url from my local machine </w:t>
      </w:r>
      <w:r w:rsidR="004770BE">
        <w:rPr>
          <w:sz w:val="28"/>
          <w:szCs w:val="28"/>
        </w:rPr>
        <w:t>(</w:t>
      </w:r>
      <w:proofErr w:type="spellStart"/>
      <w:proofErr w:type="gramStart"/>
      <w:r w:rsidR="00E977FF">
        <w:rPr>
          <w:sz w:val="28"/>
          <w:szCs w:val="28"/>
        </w:rPr>
        <w:t>ashok.mandadi</w:t>
      </w:r>
      <w:proofErr w:type="gramEnd"/>
      <w:r w:rsidR="00E977FF">
        <w:rPr>
          <w:sz w:val="28"/>
          <w:szCs w:val="28"/>
        </w:rPr>
        <w:t>@kali</w:t>
      </w:r>
      <w:proofErr w:type="spellEnd"/>
      <w:r w:rsidR="004770BE">
        <w:rPr>
          <w:sz w:val="28"/>
          <w:szCs w:val="28"/>
        </w:rPr>
        <w:t>):-</w:t>
      </w:r>
      <w:r w:rsidR="00DE07E5" w:rsidRPr="00DE07E5">
        <w:t xml:space="preserve"> </w:t>
      </w:r>
      <w:proofErr w:type="spellStart"/>
      <w:r w:rsidR="00DE07E5" w:rsidRPr="00DE07E5">
        <w:rPr>
          <w:sz w:val="28"/>
          <w:szCs w:val="28"/>
        </w:rPr>
        <w:t>sqlmap</w:t>
      </w:r>
      <w:proofErr w:type="spellEnd"/>
      <w:r w:rsidR="00DE07E5" w:rsidRPr="00DE07E5">
        <w:rPr>
          <w:sz w:val="28"/>
          <w:szCs w:val="28"/>
        </w:rPr>
        <w:t xml:space="preserve"> -u </w:t>
      </w:r>
      <w:r w:rsidR="00DE07E5" w:rsidRPr="0066249F">
        <w:rPr>
          <w:sz w:val="28"/>
          <w:szCs w:val="28"/>
          <w:highlight w:val="yellow"/>
        </w:rPr>
        <w:t xml:space="preserve">'http://10.0.2.15/DVWA/vulnerabilities/sqli/index.php?id=1&amp;Submit=Submit#' --cookie 'PHPSESSID=vu1runns944ra3q1llj93j4uqr;security=low' </w:t>
      </w:r>
      <w:r w:rsidR="00D31AD9">
        <w:rPr>
          <w:sz w:val="28"/>
          <w:szCs w:val="28"/>
          <w:highlight w:val="yellow"/>
        </w:rPr>
        <w:t>–</w:t>
      </w:r>
      <w:r w:rsidR="00DE07E5" w:rsidRPr="0066249F">
        <w:rPr>
          <w:sz w:val="28"/>
          <w:szCs w:val="28"/>
          <w:highlight w:val="yellow"/>
        </w:rPr>
        <w:t>dbs</w:t>
      </w:r>
      <w:r w:rsidR="00D31AD9">
        <w:rPr>
          <w:sz w:val="28"/>
          <w:szCs w:val="28"/>
        </w:rPr>
        <w:t xml:space="preserve"> </w:t>
      </w:r>
    </w:p>
    <w:p w14:paraId="1704CCA5" w14:textId="2982C037" w:rsidR="00D31AD9" w:rsidRDefault="00D31AD9" w:rsidP="003B20CD">
      <w:pPr>
        <w:rPr>
          <w:sz w:val="28"/>
          <w:szCs w:val="28"/>
        </w:rPr>
      </w:pPr>
      <w:r>
        <w:rPr>
          <w:sz w:val="28"/>
          <w:szCs w:val="28"/>
        </w:rPr>
        <w:t>USING THIS COMMAND IN BELOW PIC:-</w:t>
      </w:r>
    </w:p>
    <w:p w14:paraId="00643363" w14:textId="4A87C983" w:rsidR="003B20CD" w:rsidRDefault="00EE3A34" w:rsidP="00DE07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E4820A" wp14:editId="3EC081CC">
            <wp:extent cx="6088495" cy="2942950"/>
            <wp:effectExtent l="0" t="0" r="7620" b="0"/>
            <wp:docPr id="1452782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2094" name="Picture 14527820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12" cy="29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8408" w14:textId="05786996" w:rsidR="00E60372" w:rsidRPr="00790696" w:rsidRDefault="004658C8" w:rsidP="001B7B01">
      <w:pPr>
        <w:rPr>
          <w:noProof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E877C8" wp14:editId="46200B1C">
                <wp:simplePos x="0" y="0"/>
                <wp:positionH relativeFrom="column">
                  <wp:posOffset>1191895</wp:posOffset>
                </wp:positionH>
                <wp:positionV relativeFrom="paragraph">
                  <wp:posOffset>3796030</wp:posOffset>
                </wp:positionV>
                <wp:extent cx="2174240" cy="405340"/>
                <wp:effectExtent l="57150" t="38100" r="54610" b="52070"/>
                <wp:wrapNone/>
                <wp:docPr id="105952274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74240" cy="40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AB9E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93.15pt;margin-top:298.2pt;width:172.6pt;height:3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549C629" wp14:editId="786B0052">
                <wp:simplePos x="0" y="0"/>
                <wp:positionH relativeFrom="column">
                  <wp:posOffset>-2043829</wp:posOffset>
                </wp:positionH>
                <wp:positionV relativeFrom="paragraph">
                  <wp:posOffset>990607</wp:posOffset>
                </wp:positionV>
                <wp:extent cx="360" cy="360"/>
                <wp:effectExtent l="38100" t="38100" r="57150" b="57150"/>
                <wp:wrapNone/>
                <wp:docPr id="16416459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CFFE" id="Ink 25" o:spid="_x0000_s1026" type="#_x0000_t75" style="position:absolute;margin-left:-161.65pt;margin-top:77.3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iQzkmdIBAACbBAAAEAAA&#10;AAAAAAAAAAAAAADWAwAAZHJzL2luay9pbmsxLnhtbFBLAQItABQABgAIAAAAIQBYMMz/4QAAAA0B&#10;AAAPAAAAAAAAAAAAAAAAANYFAABkcnMvZG93bnJldi54bWxQSwECLQAUAAYACAAAACEAeRi8nb8A&#10;AAAhAQAAGQAAAAAAAAAAAAAAAADkBgAAZHJzL19yZWxzL2Uyb0RvYy54bWwucmVsc1BLBQYAAAAA&#10;BgAGAHgBAADaBwAAAAA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E3AE8C" wp14:editId="42004C44">
                <wp:simplePos x="0" y="0"/>
                <wp:positionH relativeFrom="column">
                  <wp:posOffset>-2078749</wp:posOffset>
                </wp:positionH>
                <wp:positionV relativeFrom="paragraph">
                  <wp:posOffset>1302727</wp:posOffset>
                </wp:positionV>
                <wp:extent cx="360" cy="360"/>
                <wp:effectExtent l="38100" t="38100" r="57150" b="57150"/>
                <wp:wrapNone/>
                <wp:docPr id="144722087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3B03" id="Ink 24" o:spid="_x0000_s1026" type="#_x0000_t75" style="position:absolute;margin-left:-164.4pt;margin-top:101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BzNiOx0gEAAJsEAAAQAAAA&#10;AAAAAAAAAAAAANUDAABkcnMvaW5rL2luazEueG1sUEsBAi0AFAAGAAgAAAAhAELKntDhAAAADQEA&#10;AA8AAAAAAAAAAAAAAAAA1QUAAGRycy9kb3ducmV2LnhtbFBLAQItABQABgAIAAAAIQB5GLydvwAA&#10;ACEBAAAZAAAAAAAAAAAAAAAAAOMGAABkcnMvX3JlbHMvZTJvRG9jLnhtbC5yZWxzUEsFBgAAAAAG&#10;AAYAeAEAANkHAAAAAA=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107750" wp14:editId="16485BBC">
                <wp:simplePos x="0" y="0"/>
                <wp:positionH relativeFrom="column">
                  <wp:posOffset>-1337509</wp:posOffset>
                </wp:positionH>
                <wp:positionV relativeFrom="paragraph">
                  <wp:posOffset>803767</wp:posOffset>
                </wp:positionV>
                <wp:extent cx="360" cy="360"/>
                <wp:effectExtent l="38100" t="38100" r="57150" b="57150"/>
                <wp:wrapNone/>
                <wp:docPr id="75609915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0A89B" id="Ink 20" o:spid="_x0000_s1026" type="#_x0000_t75" style="position:absolute;margin-left:-106pt;margin-top:62.6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A+0Zx9xgEAAGgEAAAQAAAAAAAAAAAAAAAAANID&#10;AABkcnMvaW5rL2luazEueG1sUEsBAi0AFAAGAAgAAAAhAHO5HWTkAAAADQEAAA8AAAAAAAAAAAAA&#10;AAAAxg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7BC7EB" wp14:editId="31CC9073">
                <wp:simplePos x="0" y="0"/>
                <wp:positionH relativeFrom="column">
                  <wp:posOffset>1266825</wp:posOffset>
                </wp:positionH>
                <wp:positionV relativeFrom="paragraph">
                  <wp:posOffset>907415</wp:posOffset>
                </wp:positionV>
                <wp:extent cx="360" cy="360"/>
                <wp:effectExtent l="38100" t="38100" r="57150" b="57150"/>
                <wp:wrapNone/>
                <wp:docPr id="79414797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609A" id="Ink 18" o:spid="_x0000_s1026" type="#_x0000_t75" style="position:absolute;margin-left:99.05pt;margin-top:70.7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DDCF49" wp14:editId="4F7FB232">
                <wp:simplePos x="0" y="0"/>
                <wp:positionH relativeFrom="column">
                  <wp:posOffset>1510091</wp:posOffset>
                </wp:positionH>
                <wp:positionV relativeFrom="paragraph">
                  <wp:posOffset>741487</wp:posOffset>
                </wp:positionV>
                <wp:extent cx="360" cy="360"/>
                <wp:effectExtent l="95250" t="152400" r="114300" b="152400"/>
                <wp:wrapNone/>
                <wp:docPr id="114244013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33FB" id="Ink 13" o:spid="_x0000_s1026" type="#_x0000_t75" style="position:absolute;margin-left:114.65pt;margin-top:49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AFnf1bh&#10;AQAAngQAABAAAAAAAAAAAAAAAAAA1AMAAGRycy9pbmsvaW5rMS54bWxQSwECLQAUAAYACAAAACEA&#10;v1qqzd4AAAAKAQAADwAAAAAAAAAAAAAAAADjBQAAZHJzL2Rvd25yZXYueG1sUEsBAi0AFAAGAAgA&#10;AAAhAHkYvJ2/AAAAIQEAABkAAAAAAAAAAAAAAAAA7gYAAGRycy9fcmVscy9lMm9Eb2MueG1sLnJl&#10;bHNQSwUGAAAAAAYABgB4AQAA5AcAAAAA&#10;">
                <v:imagedata r:id="rId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4CC864" wp14:editId="68764CC7">
                <wp:simplePos x="0" y="0"/>
                <wp:positionH relativeFrom="column">
                  <wp:posOffset>1510091</wp:posOffset>
                </wp:positionH>
                <wp:positionV relativeFrom="paragraph">
                  <wp:posOffset>741487</wp:posOffset>
                </wp:positionV>
                <wp:extent cx="360" cy="360"/>
                <wp:effectExtent l="95250" t="152400" r="114300" b="152400"/>
                <wp:wrapNone/>
                <wp:docPr id="47407769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0245E" id="Ink 12" o:spid="_x0000_s1026" type="#_x0000_t75" style="position:absolute;margin-left:114.65pt;margin-top:49.9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CollM0&#10;4gEAAJ4EAAAQAAAAAAAAAAAAAAAAANQDAABkcnMvaW5rL2luazEueG1sUEsBAi0AFAAGAAgAAAAh&#10;AL9aqs3eAAAACgEAAA8AAAAAAAAAAAAAAAAA5AUAAGRycy9kb3ducmV2LnhtbFBLAQItABQABgAI&#10;AAAAIQB5GLydvwAAACEBAAAZAAAAAAAAAAAAAAAAAO8GAABkcnMvX3JlbHMvZTJvRG9jLnhtbC5y&#10;ZWxzUEsFBgAAAAAGAAYAeAEAAOUHAAAAAA==&#10;">
                <v:imagedata r:id="rId19" o:title=""/>
              </v:shape>
            </w:pict>
          </mc:Fallback>
        </mc:AlternateContent>
      </w:r>
      <w:r w:rsidR="001B7B01">
        <w:rPr>
          <w:sz w:val="28"/>
          <w:szCs w:val="28"/>
        </w:rPr>
        <w:t xml:space="preserve">After gathering the databases we got </w:t>
      </w:r>
      <w:r w:rsidR="001B7B01" w:rsidRPr="001B7B01">
        <w:rPr>
          <w:sz w:val="28"/>
          <w:szCs w:val="28"/>
          <w:highlight w:val="yellow"/>
        </w:rPr>
        <w:t>dvwa</w:t>
      </w:r>
      <w:r w:rsidR="001B7B01">
        <w:rPr>
          <w:sz w:val="28"/>
          <w:szCs w:val="28"/>
        </w:rPr>
        <w:t xml:space="preserve"> and </w:t>
      </w:r>
      <w:r w:rsidR="001B7B01" w:rsidRPr="001B7B01">
        <w:rPr>
          <w:sz w:val="28"/>
          <w:szCs w:val="28"/>
          <w:highlight w:val="yellow"/>
        </w:rPr>
        <w:t>information</w:t>
      </w:r>
      <w:r w:rsidR="001B7B01">
        <w:rPr>
          <w:sz w:val="28"/>
          <w:szCs w:val="28"/>
          <w:highlight w:val="yellow"/>
        </w:rPr>
        <w:t>_</w:t>
      </w:r>
      <w:r w:rsidR="001B7B01" w:rsidRPr="001B7B01">
        <w:rPr>
          <w:sz w:val="28"/>
          <w:szCs w:val="28"/>
          <w:highlight w:val="yellow"/>
        </w:rPr>
        <w:t>schema</w:t>
      </w:r>
      <w:r w:rsidR="009D46A3">
        <w:rPr>
          <w:sz w:val="28"/>
          <w:szCs w:val="28"/>
        </w:rPr>
        <w:t xml:space="preserve"> in this pic below</w:t>
      </w:r>
      <w:r w:rsidR="00D50C85">
        <w:rPr>
          <w:sz w:val="28"/>
          <w:szCs w:val="28"/>
        </w:rPr>
        <w:t xml:space="preserve"> in my prompt(</w:t>
      </w:r>
      <w:proofErr w:type="spellStart"/>
      <w:proofErr w:type="gramStart"/>
      <w:r w:rsidR="00E977FF">
        <w:rPr>
          <w:sz w:val="28"/>
          <w:szCs w:val="28"/>
        </w:rPr>
        <w:t>ashok.mandadi</w:t>
      </w:r>
      <w:proofErr w:type="gramEnd"/>
      <w:r w:rsidR="00E977FF">
        <w:rPr>
          <w:sz w:val="28"/>
          <w:szCs w:val="28"/>
        </w:rPr>
        <w:t>@kali</w:t>
      </w:r>
      <w:proofErr w:type="spellEnd"/>
      <w:r w:rsidR="00D50C85">
        <w:rPr>
          <w:sz w:val="28"/>
          <w:szCs w:val="28"/>
        </w:rPr>
        <w:t>)</w:t>
      </w:r>
      <w:r w:rsidR="007E335C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C3376B4" wp14:editId="1AB33386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6150610" cy="5008245"/>
            <wp:effectExtent l="0" t="0" r="2540" b="1905"/>
            <wp:wrapNone/>
            <wp:docPr id="1371706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06827" name="Picture 13717068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35C">
        <w:rPr>
          <w:noProof/>
          <w:sz w:val="28"/>
          <w:szCs w:val="28"/>
        </w:rPr>
        <w:br w:type="column"/>
      </w:r>
      <w:r w:rsidR="007F4B58">
        <w:rPr>
          <w:noProof/>
          <w:sz w:val="28"/>
          <w:szCs w:val="28"/>
        </w:rPr>
        <w:lastRenderedPageBreak/>
        <w:t xml:space="preserve">After gathering this databases from above pic we use to start </w:t>
      </w:r>
      <w:r w:rsidR="005654B0">
        <w:rPr>
          <w:noProof/>
          <w:sz w:val="28"/>
          <w:szCs w:val="28"/>
        </w:rPr>
        <w:t>access with tables format shown below</w:t>
      </w:r>
      <w:r w:rsidR="00B852FA">
        <w:rPr>
          <w:noProof/>
          <w:sz w:val="28"/>
          <w:szCs w:val="28"/>
        </w:rPr>
        <w:t xml:space="preserve"> we got </w:t>
      </w:r>
      <w:r w:rsidR="00E60372">
        <w:rPr>
          <w:noProof/>
          <w:sz w:val="28"/>
          <w:szCs w:val="28"/>
        </w:rPr>
        <w:t>2 tables with 1.guestbook and 2.users of local web dvwa.</w:t>
      </w:r>
      <w:r w:rsidR="00790696" w:rsidRPr="00790696">
        <w:rPr>
          <w:noProof/>
        </w:rPr>
        <w:t xml:space="preserve"> </w:t>
      </w:r>
      <w:r w:rsidR="00790696">
        <w:rPr>
          <w:noProof/>
        </w:rPr>
        <w:t xml:space="preserve">We access the users with the following command at end  </w:t>
      </w:r>
      <w:r w:rsidR="00790696" w:rsidRPr="0005672E">
        <w:rPr>
          <w:noProof/>
          <w:highlight w:val="yellow"/>
        </w:rPr>
        <w:t>-D dvw</w:t>
      </w:r>
      <w:r w:rsidR="00790696">
        <w:rPr>
          <w:noProof/>
          <w:highlight w:val="yellow"/>
        </w:rPr>
        <w:t>a</w:t>
      </w:r>
      <w:r w:rsidR="00790696" w:rsidRPr="0005672E">
        <w:rPr>
          <w:noProof/>
          <w:highlight w:val="yellow"/>
        </w:rPr>
        <w:t xml:space="preserve"> and --tables</w:t>
      </w:r>
    </w:p>
    <w:p w14:paraId="18065221" w14:textId="04AA0D96" w:rsidR="005654B0" w:rsidRDefault="00B852FA" w:rsidP="00E61409">
      <w:pPr>
        <w:ind w:hanging="284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7F3C9" wp14:editId="1AB95B4C">
            <wp:extent cx="6400627" cy="3186342"/>
            <wp:effectExtent l="0" t="0" r="635" b="0"/>
            <wp:docPr id="17889855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5564" name="Picture 17889855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699" cy="31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F0B" w14:textId="12A646EB" w:rsidR="000D3D0D" w:rsidRDefault="000F24C4" w:rsidP="000F24C4">
      <w:pPr>
        <w:ind w:left="-284"/>
        <w:rPr>
          <w:sz w:val="28"/>
          <w:szCs w:val="28"/>
        </w:rPr>
      </w:pPr>
      <w:r>
        <w:rPr>
          <w:noProof/>
          <w:sz w:val="28"/>
          <w:szCs w:val="28"/>
        </w:rPr>
        <w:t>After this we got access the database of users and start sql injection by using the following command -</w:t>
      </w:r>
      <w:r w:rsidRPr="0066249F">
        <w:rPr>
          <w:sz w:val="28"/>
          <w:szCs w:val="28"/>
          <w:highlight w:val="yellow"/>
        </w:rPr>
        <w:t>'</w:t>
      </w:r>
      <w:r w:rsidR="00452932">
        <w:rPr>
          <w:sz w:val="28"/>
          <w:szCs w:val="28"/>
          <w:highlight w:val="yellow"/>
        </w:rPr>
        <w:t xml:space="preserve">sql map -u </w:t>
      </w:r>
      <w:r w:rsidRPr="0066249F">
        <w:rPr>
          <w:sz w:val="28"/>
          <w:szCs w:val="28"/>
          <w:highlight w:val="yellow"/>
        </w:rPr>
        <w:t>http://10.0.2.15/DVWA/vulnerabilities/sqli/index.php?id=1&amp;Submit=Submit#' --cookie 'PHPSESSID=vu1runns944ra3q1llj93j4uqr;security=</w:t>
      </w:r>
      <w:r w:rsidRPr="00452932">
        <w:rPr>
          <w:sz w:val="28"/>
          <w:szCs w:val="28"/>
          <w:highlight w:val="yellow"/>
        </w:rPr>
        <w:t xml:space="preserve">low'  -D dvwa -T users </w:t>
      </w:r>
      <w:r w:rsidR="00452932" w:rsidRPr="00452932">
        <w:rPr>
          <w:sz w:val="28"/>
          <w:szCs w:val="28"/>
          <w:highlight w:val="yellow"/>
        </w:rPr>
        <w:t>–</w:t>
      </w:r>
      <w:r w:rsidRPr="00452932">
        <w:rPr>
          <w:sz w:val="28"/>
          <w:szCs w:val="28"/>
          <w:highlight w:val="yellow"/>
        </w:rPr>
        <w:t>dump</w:t>
      </w:r>
      <w:r w:rsidR="00452932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0D04673" wp14:editId="0A5F5569">
            <wp:extent cx="6184744" cy="2849880"/>
            <wp:effectExtent l="0" t="0" r="6985" b="7620"/>
            <wp:docPr id="16598270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7039" name="Picture 16598270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49" cy="28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3022" w14:textId="592EE610" w:rsidR="000F24C4" w:rsidRDefault="000D3D0D" w:rsidP="000F24C4">
      <w:pPr>
        <w:ind w:left="-284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Finally we got output of  password on that database list and start md4 hashing passwords using the sqlmap tool.</w:t>
      </w:r>
    </w:p>
    <w:p w14:paraId="2BC8C062" w14:textId="5C802059" w:rsidR="004E77A6" w:rsidRDefault="004E77A6" w:rsidP="000F24C4"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Here we can see the 5entries of the database of dvwa of users inside and userid and password of that users </w:t>
      </w:r>
    </w:p>
    <w:p w14:paraId="71FDD919" w14:textId="67EC53B0" w:rsidR="000D3D0D" w:rsidRDefault="004E77A6" w:rsidP="000F24C4">
      <w:pPr>
        <w:ind w:left="-284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5364F8" wp14:editId="69802B65">
            <wp:extent cx="6171565" cy="4917927"/>
            <wp:effectExtent l="0" t="0" r="635" b="0"/>
            <wp:docPr id="5250307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30750" name="Picture 5250307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331" cy="49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355" w14:textId="35DF5AFA" w:rsidR="00A70C78" w:rsidRDefault="00A70C78" w:rsidP="000F24C4">
      <w:pPr>
        <w:ind w:left="-284"/>
        <w:rPr>
          <w:noProof/>
          <w:sz w:val="28"/>
          <w:szCs w:val="28"/>
        </w:rPr>
      </w:pPr>
      <w:r>
        <w:rPr>
          <w:noProof/>
          <w:sz w:val="28"/>
          <w:szCs w:val="28"/>
        </w:rPr>
        <w:t>Successfully installed dvwa machinne in my kali linux local (</w:t>
      </w:r>
      <w:r w:rsidR="00E977FF">
        <w:rPr>
          <w:noProof/>
          <w:sz w:val="28"/>
          <w:szCs w:val="28"/>
        </w:rPr>
        <w:t>ashok.mandadi@kali</w:t>
      </w:r>
      <w:r>
        <w:rPr>
          <w:noProof/>
          <w:sz w:val="28"/>
          <w:szCs w:val="28"/>
        </w:rPr>
        <w:t xml:space="preserve">) and arranged server using </w:t>
      </w:r>
      <w:r w:rsidRPr="00957C72">
        <w:rPr>
          <w:noProof/>
          <w:sz w:val="28"/>
          <w:szCs w:val="28"/>
          <w:highlight w:val="yellow"/>
        </w:rPr>
        <w:t>apache2</w:t>
      </w:r>
      <w:r>
        <w:rPr>
          <w:noProof/>
          <w:sz w:val="28"/>
          <w:szCs w:val="28"/>
        </w:rPr>
        <w:t xml:space="preserve"> and database using </w:t>
      </w:r>
      <w:r w:rsidRPr="00957C72">
        <w:rPr>
          <w:noProof/>
          <w:sz w:val="28"/>
          <w:szCs w:val="28"/>
          <w:highlight w:val="yellow"/>
        </w:rPr>
        <w:t>mysql</w:t>
      </w:r>
    </w:p>
    <w:p w14:paraId="3C07A812" w14:textId="619B4A16" w:rsidR="00A70C78" w:rsidRDefault="004E77A6" w:rsidP="00957C72">
      <w:pPr>
        <w:ind w:left="-284"/>
        <w:rPr>
          <w:noProof/>
          <w:sz w:val="28"/>
          <w:szCs w:val="28"/>
        </w:rPr>
      </w:pPr>
      <w:r>
        <w:rPr>
          <w:noProof/>
          <w:sz w:val="28"/>
          <w:szCs w:val="28"/>
        </w:rPr>
        <w:t>So successfully got results output of sql injection performed by the sqlmap tool by look at above pic of result in my local machine kalilinux root (</w:t>
      </w:r>
      <w:r w:rsidR="00E977FF">
        <w:rPr>
          <w:noProof/>
          <w:sz w:val="28"/>
          <w:szCs w:val="28"/>
        </w:rPr>
        <w:t>ashok.mandadi@kali</w:t>
      </w:r>
      <w:r>
        <w:rPr>
          <w:noProof/>
          <w:sz w:val="28"/>
          <w:szCs w:val="28"/>
        </w:rPr>
        <w:t>)</w:t>
      </w:r>
    </w:p>
    <w:p w14:paraId="3D196B91" w14:textId="77777777" w:rsidR="00962E92" w:rsidRPr="00962E92" w:rsidRDefault="00962E92" w:rsidP="00962E92">
      <w:pPr>
        <w:ind w:left="-284"/>
        <w:jc w:val="center"/>
        <w:rPr>
          <w:b/>
          <w:bCs/>
          <w:sz w:val="40"/>
          <w:szCs w:val="40"/>
          <w:u w:val="single"/>
        </w:rPr>
      </w:pPr>
      <w:r w:rsidRPr="00962E92">
        <w:rPr>
          <w:b/>
          <w:bCs/>
          <w:sz w:val="40"/>
          <w:szCs w:val="40"/>
          <w:u w:val="single"/>
        </w:rPr>
        <w:t>potential impact of SQL injection</w:t>
      </w:r>
    </w:p>
    <w:p w14:paraId="0654BB43" w14:textId="1B39310C" w:rsidR="00962E92" w:rsidRDefault="00962E92" w:rsidP="00962E92">
      <w:pPr>
        <w:ind w:left="-284"/>
        <w:jc w:val="both"/>
        <w:rPr>
          <w:noProof/>
          <w:sz w:val="28"/>
          <w:szCs w:val="28"/>
        </w:rPr>
      </w:pPr>
      <w:r w:rsidRPr="00962E92">
        <w:rPr>
          <w:noProof/>
          <w:sz w:val="28"/>
          <w:szCs w:val="28"/>
        </w:rPr>
        <w:t xml:space="preserve"> Criminals may use it to gain unauthorized access to your sensitive data</w:t>
      </w:r>
      <w:r>
        <w:rPr>
          <w:noProof/>
          <w:sz w:val="28"/>
          <w:szCs w:val="28"/>
        </w:rPr>
        <w:t>,</w:t>
      </w:r>
      <w:r w:rsidRPr="00962E92">
        <w:rPr>
          <w:noProof/>
          <w:sz w:val="28"/>
          <w:szCs w:val="28"/>
        </w:rPr>
        <w:t>customer information, personal data, trade secrets, intellectual property, and more</w:t>
      </w:r>
      <w:r>
        <w:rPr>
          <w:noProof/>
          <w:sz w:val="28"/>
          <w:szCs w:val="28"/>
        </w:rPr>
        <w:t>.</w:t>
      </w:r>
    </w:p>
    <w:p w14:paraId="3EF4F8B1" w14:textId="71820E43" w:rsidR="00962E92" w:rsidRDefault="00962E92" w:rsidP="00962E92">
      <w:pPr>
        <w:ind w:left="-284"/>
        <w:jc w:val="both"/>
        <w:rPr>
          <w:noProof/>
          <w:sz w:val="28"/>
          <w:szCs w:val="28"/>
        </w:rPr>
      </w:pPr>
      <w:r w:rsidRPr="00557F42">
        <w:rPr>
          <w:noProof/>
          <w:sz w:val="28"/>
          <w:szCs w:val="28"/>
        </w:rPr>
        <w:lastRenderedPageBreak/>
        <w:t>For injection attacks specifically, code developers should do things like </w:t>
      </w:r>
      <w:r w:rsidRPr="00962E92">
        <w:rPr>
          <w:noProof/>
          <w:sz w:val="28"/>
          <w:szCs w:val="28"/>
        </w:rPr>
        <w:t>parameterize queries, encode data, and validate</w:t>
      </w:r>
      <w:r w:rsidRPr="00557F42">
        <w:rPr>
          <w:noProof/>
          <w:sz w:val="28"/>
          <w:szCs w:val="28"/>
        </w:rPr>
        <w:t xml:space="preserve"> inputs</w:t>
      </w:r>
      <w:r w:rsidR="008D260D">
        <w:rPr>
          <w:noProof/>
          <w:sz w:val="28"/>
          <w:szCs w:val="28"/>
        </w:rPr>
        <w:t>.</w:t>
      </w:r>
    </w:p>
    <w:p w14:paraId="1A60D542" w14:textId="77777777" w:rsidR="008D260D" w:rsidRDefault="008D260D" w:rsidP="008D260D">
      <w:pPr>
        <w:ind w:left="-284"/>
        <w:jc w:val="center"/>
        <w:rPr>
          <w:noProof/>
          <w:sz w:val="96"/>
          <w:szCs w:val="96"/>
        </w:rPr>
      </w:pPr>
    </w:p>
    <w:p w14:paraId="6D4CD18F" w14:textId="77777777" w:rsidR="008D260D" w:rsidRDefault="008D260D" w:rsidP="008D260D">
      <w:pPr>
        <w:ind w:left="-284"/>
        <w:jc w:val="center"/>
        <w:rPr>
          <w:noProof/>
          <w:sz w:val="96"/>
          <w:szCs w:val="96"/>
        </w:rPr>
      </w:pPr>
    </w:p>
    <w:p w14:paraId="04D14F08" w14:textId="77777777" w:rsidR="008D260D" w:rsidRDefault="008D260D" w:rsidP="008D260D">
      <w:pPr>
        <w:ind w:left="-284"/>
        <w:jc w:val="center"/>
        <w:rPr>
          <w:noProof/>
          <w:sz w:val="96"/>
          <w:szCs w:val="96"/>
        </w:rPr>
      </w:pPr>
    </w:p>
    <w:p w14:paraId="7194FBA7" w14:textId="37103BC2" w:rsidR="008D260D" w:rsidRDefault="008D260D" w:rsidP="008D260D">
      <w:pPr>
        <w:ind w:left="-284"/>
        <w:jc w:val="center"/>
        <w:rPr>
          <w:noProof/>
          <w:sz w:val="96"/>
          <w:szCs w:val="96"/>
        </w:rPr>
      </w:pPr>
      <w:r w:rsidRPr="008D260D">
        <w:rPr>
          <w:noProof/>
          <w:sz w:val="96"/>
          <w:szCs w:val="96"/>
        </w:rPr>
        <w:t>THANK YOU</w:t>
      </w:r>
    </w:p>
    <w:p w14:paraId="6E94EC2B" w14:textId="7AAB1A1A" w:rsidR="00E977FF" w:rsidRDefault="00E977FF" w:rsidP="00E977FF">
      <w:pPr>
        <w:ind w:left="-284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                                                                                                MANDADI ASHOK</w:t>
      </w:r>
    </w:p>
    <w:p w14:paraId="7999DB04" w14:textId="77777777" w:rsidR="00E977FF" w:rsidRPr="008D260D" w:rsidRDefault="00E977FF" w:rsidP="00E977FF">
      <w:pPr>
        <w:ind w:left="-284"/>
        <w:rPr>
          <w:rFonts w:ascii="Bahnschrift Light" w:hAnsi="Bahnschrift Light"/>
          <w:noProof/>
          <w:sz w:val="24"/>
          <w:szCs w:val="24"/>
        </w:rPr>
      </w:pPr>
    </w:p>
    <w:sectPr w:rsidR="00E977FF" w:rsidRPr="008D2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shok Mandadi">
    <w15:presenceInfo w15:providerId="Windows Live" w15:userId="1964dcddbb3572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CB"/>
    <w:rsid w:val="0005672E"/>
    <w:rsid w:val="000D3D0D"/>
    <w:rsid w:val="000E0C32"/>
    <w:rsid w:val="000F24C4"/>
    <w:rsid w:val="00144E8F"/>
    <w:rsid w:val="001902E9"/>
    <w:rsid w:val="0019736D"/>
    <w:rsid w:val="001B7B01"/>
    <w:rsid w:val="00353C67"/>
    <w:rsid w:val="00380D51"/>
    <w:rsid w:val="003B20CD"/>
    <w:rsid w:val="003C5E09"/>
    <w:rsid w:val="00421EDE"/>
    <w:rsid w:val="00452932"/>
    <w:rsid w:val="004658C8"/>
    <w:rsid w:val="004770BE"/>
    <w:rsid w:val="00486608"/>
    <w:rsid w:val="004A0E22"/>
    <w:rsid w:val="004E77A6"/>
    <w:rsid w:val="00557F42"/>
    <w:rsid w:val="005654B0"/>
    <w:rsid w:val="0066249F"/>
    <w:rsid w:val="006E3AFB"/>
    <w:rsid w:val="00790696"/>
    <w:rsid w:val="007978E0"/>
    <w:rsid w:val="007C2CA7"/>
    <w:rsid w:val="007C6AF4"/>
    <w:rsid w:val="007E335C"/>
    <w:rsid w:val="007F4B58"/>
    <w:rsid w:val="008B7F95"/>
    <w:rsid w:val="008D260D"/>
    <w:rsid w:val="008D7C15"/>
    <w:rsid w:val="009048E2"/>
    <w:rsid w:val="00957C72"/>
    <w:rsid w:val="00962E92"/>
    <w:rsid w:val="009C6963"/>
    <w:rsid w:val="009D46A3"/>
    <w:rsid w:val="00A66795"/>
    <w:rsid w:val="00A70C78"/>
    <w:rsid w:val="00AE23CB"/>
    <w:rsid w:val="00B348ED"/>
    <w:rsid w:val="00B852FA"/>
    <w:rsid w:val="00C9490A"/>
    <w:rsid w:val="00D31AD9"/>
    <w:rsid w:val="00D50C85"/>
    <w:rsid w:val="00DE07E5"/>
    <w:rsid w:val="00E15E0B"/>
    <w:rsid w:val="00E60372"/>
    <w:rsid w:val="00E61409"/>
    <w:rsid w:val="00E977FF"/>
    <w:rsid w:val="00EC027D"/>
    <w:rsid w:val="00EE3A34"/>
    <w:rsid w:val="00F0231B"/>
    <w:rsid w:val="00FB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5539"/>
  <w15:chartTrackingRefBased/>
  <w15:docId w15:val="{681B0533-2DC7-4C0D-AEAD-09DDE8061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3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3CB"/>
    <w:pPr>
      <w:ind w:left="720"/>
      <w:contextualSpacing/>
    </w:pPr>
  </w:style>
  <w:style w:type="paragraph" w:styleId="Revision">
    <w:name w:val="Revision"/>
    <w:hidden/>
    <w:uiPriority w:val="99"/>
    <w:semiHidden/>
    <w:rsid w:val="00E977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6.xml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3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08:02:16.1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6039 0 24575,'-113'1'0,"-134"18"0,-320 35 0,189-34 0,-221 3 0,-143-24 0,702 3 0,0 2 0,-53 12 0,-1 0 0,-18 2 0,-41 4 0,33-5 0,71-8 0,-87 3 0,125-11 0,0 0 0,0 0 0,-13 5 0,-26 2 0,0-1 0,-1 3 0,1 1 0,-69 26 0,28-9 0,-266 47 0,323-69 0,-90 20 0,-27 4 0,-289 52 0,242-21 0,176-54 0,0 1 0,1 1 0,-1 1 0,2 0 0,0 2 0,0 1 0,1 0 0,-18 17 0,-78 82 0,101-99-1365,1-1-5461</inkml:trace>
  <inkml:trace contextRef="#ctx0" brushRef="#br0" timeOffset="1447.75">402 501 24575,'0'19'0,"-1"1"0,-2-1 0,1 0 0,-2 0 0,-1 0 0,0 0 0,-1-1 0,-1 0 0,-1 0 0,-1-1 0,0 0 0,-1 0 0,-1-1 0,0 0 0,-1-1 0,-26 25 0,-8 1 0,-1-1 0,-53 33 0,40-30 0,59-43 0,1 0 0,-1 1 0,1-1 0,0 0 0,-1 0 0,1 0 0,0 0 0,-1 1 0,1-1 0,0 0 0,0 0 0,-1 1 0,1-1 0,0 0 0,0 1 0,-1-1 0,1 0 0,0 1 0,0-1 0,0 0 0,-1 1 0,1-1 0,0 0 0,0 1 0,0-1 0,0 0 0,0 1 0,0-1 0,0 1 0,0-1 0,0 0 0,0 1 0,0-1 0,0 1 0,0 0 0,15 4 0,32-3 0,-42-3 0,317 4 0,-229 3 0,135 24 0,-132-14 0,1-4 0,165-2 0,-187-8-1365,-49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08:01:32.8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08:01:24.0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08:00:45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08:00:3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347.63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6T08:00:06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6T08:00:05.9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450</Words>
  <Characters>2565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DURGAPU</dc:creator>
  <cp:keywords/>
  <dc:description/>
  <cp:lastModifiedBy>Ashok Mandadi</cp:lastModifiedBy>
  <cp:revision>2</cp:revision>
  <dcterms:created xsi:type="dcterms:W3CDTF">2024-03-09T11:08:00Z</dcterms:created>
  <dcterms:modified xsi:type="dcterms:W3CDTF">2024-03-09T11:08:00Z</dcterms:modified>
</cp:coreProperties>
</file>